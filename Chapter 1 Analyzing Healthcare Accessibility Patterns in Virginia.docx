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31EBB" w14:textId="55A1CA9D" w:rsidR="00516203" w:rsidRPr="00516203" w:rsidRDefault="003B03EE" w:rsidP="00516203">
      <w:pPr>
        <w:pStyle w:val="IntenseQuote"/>
        <w:rPr>
          <w:rFonts w:ascii="Times New Roman" w:hAnsi="Times New Roman" w:cs="Times New Roman"/>
          <w:color w:val="auto"/>
          <w:sz w:val="32"/>
          <w:szCs w:val="32"/>
        </w:rPr>
      </w:pPr>
      <w:bookmarkStart w:id="0" w:name="_Hlk176467373"/>
      <w:r w:rsidRPr="003B03EE">
        <w:rPr>
          <w:color w:val="auto"/>
          <w:sz w:val="32"/>
          <w:szCs w:val="32"/>
        </w:rPr>
        <w:t xml:space="preserve">Mapping healthcare accessibility across communities in Central Appalachia, including Virginia’s New River Valley, throughout the </w:t>
      </w:r>
      <w:r>
        <w:rPr>
          <w:color w:val="auto"/>
          <w:sz w:val="32"/>
          <w:szCs w:val="32"/>
        </w:rPr>
        <w:t xml:space="preserve">Covid 19 </w:t>
      </w:r>
      <w:r w:rsidRPr="003B03EE">
        <w:rPr>
          <w:color w:val="auto"/>
          <w:sz w:val="32"/>
          <w:szCs w:val="32"/>
        </w:rPr>
        <w:t>pandemic.</w:t>
      </w:r>
    </w:p>
    <w:bookmarkEnd w:id="0"/>
    <w:p w14:paraId="58C14FA8" w14:textId="0B19C1BE" w:rsidR="003B03EE" w:rsidRDefault="003B03EE" w:rsidP="003B03EE">
      <w:pPr>
        <w:spacing w:line="360" w:lineRule="auto"/>
        <w:jc w:val="both"/>
        <w:rPr>
          <w:rFonts w:ascii="Times New Roman" w:hAnsi="Times New Roman" w:cs="Times New Roman"/>
          <w:color w:val="4472C4" w:themeColor="accent1"/>
          <w:sz w:val="24"/>
          <w:szCs w:val="24"/>
        </w:rPr>
      </w:pPr>
    </w:p>
    <w:p w14:paraId="2974102E" w14:textId="77777777" w:rsidR="000707C1" w:rsidRPr="000707C1" w:rsidRDefault="000707C1" w:rsidP="000707C1">
      <w:pPr>
        <w:spacing w:after="0" w:line="240" w:lineRule="auto"/>
        <w:rPr>
          <w:rFonts w:ascii="Times New Roman" w:eastAsia="Times New Roman" w:hAnsi="Times New Roman" w:cs="Times New Roman"/>
          <w:sz w:val="24"/>
          <w:szCs w:val="24"/>
        </w:rPr>
      </w:pPr>
      <w:r w:rsidRPr="000707C1">
        <w:rPr>
          <w:rFonts w:ascii="Times New Roman" w:eastAsia="Times New Roman" w:hAnsi="Times New Roman" w:cs="Times New Roman"/>
          <w:sz w:val="24"/>
          <w:szCs w:val="24"/>
        </w:rPr>
        <w:br/>
      </w:r>
    </w:p>
    <w:p w14:paraId="649D7BBE" w14:textId="3614AB47"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Healthcare accessibility varies across space and time, with critical downstream effects on detection of outbreaks, treatment of disease, and effort cost of visiting the doctor</w:t>
      </w:r>
    </w:p>
    <w:p w14:paraId="08A1095C" w14:textId="31434AFB"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This becomes especially important in rural areas, where doctors can often be difficult to access, and where wages, public transportation, and insurance may make regular doctor visits challenging</w:t>
      </w:r>
    </w:p>
    <w:p w14:paraId="24F0C007"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Healthcare accessibility can also change during major natural disasters and events such as the COVID-19 pandemic</w:t>
      </w:r>
    </w:p>
    <w:p w14:paraId="43038976"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Previous studies have underscored both of these healthcare accessibility challenges</w:t>
      </w:r>
    </w:p>
    <w:p w14:paraId="3D6405CD" w14:textId="77777777" w:rsid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However, less is known about how these factors interact: What happens to healthcare accessibility patterns in rural areas during major events in the USA?</w:t>
      </w:r>
      <w:r>
        <w:rPr>
          <w:rFonts w:ascii="Arial" w:eastAsia="Times New Roman" w:hAnsi="Arial" w:cs="Arial"/>
          <w:color w:val="000000"/>
        </w:rPr>
        <w:t xml:space="preserve"> </w:t>
      </w:r>
    </w:p>
    <w:p w14:paraId="79BD4131" w14:textId="3EC2A441"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It’s also important to note how healthcare trips vary from other types of trips. How did change </w:t>
      </w:r>
      <w:proofErr w:type="gramStart"/>
      <w:r>
        <w:rPr>
          <w:rFonts w:ascii="Arial" w:eastAsia="Times New Roman" w:hAnsi="Arial" w:cs="Arial"/>
          <w:color w:val="000000"/>
        </w:rPr>
        <w:t>in  healthcare</w:t>
      </w:r>
      <w:proofErr w:type="gramEnd"/>
      <w:r>
        <w:rPr>
          <w:rFonts w:ascii="Arial" w:eastAsia="Times New Roman" w:hAnsi="Arial" w:cs="Arial"/>
          <w:color w:val="000000"/>
        </w:rPr>
        <w:t xml:space="preserve"> accessibility patterns differ from overall travel patterns?</w:t>
      </w:r>
    </w:p>
    <w:p w14:paraId="6C7AE005"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Here, we examine healthcare accessibility across southwest Virginia:</w:t>
      </w:r>
    </w:p>
    <w:p w14:paraId="40F11D52" w14:textId="77777777" w:rsidR="000707C1" w:rsidRPr="000707C1" w:rsidRDefault="000707C1" w:rsidP="000707C1">
      <w:pPr>
        <w:numPr>
          <w:ilvl w:val="1"/>
          <w:numId w:val="3"/>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overall healthcare utilization change from before and during the COVID-19 pandemic?</w:t>
      </w:r>
    </w:p>
    <w:p w14:paraId="7CFEB637" w14:textId="77777777" w:rsidR="000707C1" w:rsidRPr="000707C1" w:rsidRDefault="000707C1" w:rsidP="000707C1">
      <w:pPr>
        <w:numPr>
          <w:ilvl w:val="1"/>
          <w:numId w:val="4"/>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 xml:space="preserve">How did the healthcare utilization </w:t>
      </w:r>
      <w:proofErr w:type="gramStart"/>
      <w:r w:rsidRPr="000707C1">
        <w:rPr>
          <w:rFonts w:ascii="Arial" w:eastAsia="Times New Roman" w:hAnsi="Arial" w:cs="Arial"/>
          <w:color w:val="000000"/>
        </w:rPr>
        <w:t>patterns</w:t>
      </w:r>
      <w:proofErr w:type="gramEnd"/>
      <w:r w:rsidRPr="000707C1">
        <w:rPr>
          <w:rFonts w:ascii="Arial" w:eastAsia="Times New Roman" w:hAnsi="Arial" w:cs="Arial"/>
          <w:color w:val="000000"/>
        </w:rPr>
        <w:t xml:space="preserve"> themselves change (e.g. did distances traveled </w:t>
      </w:r>
      <w:proofErr w:type="gramStart"/>
      <w:r w:rsidRPr="000707C1">
        <w:rPr>
          <w:rFonts w:ascii="Arial" w:eastAsia="Times New Roman" w:hAnsi="Arial" w:cs="Arial"/>
          <w:color w:val="000000"/>
        </w:rPr>
        <w:t>change</w:t>
      </w:r>
      <w:proofErr w:type="gramEnd"/>
      <w:r w:rsidRPr="000707C1">
        <w:rPr>
          <w:rFonts w:ascii="Arial" w:eastAsia="Times New Roman" w:hAnsi="Arial" w:cs="Arial"/>
          <w:color w:val="000000"/>
        </w:rPr>
        <w:t>?)</w:t>
      </w:r>
    </w:p>
    <w:p w14:paraId="52A15D9B" w14:textId="77777777" w:rsidR="000707C1" w:rsidRPr="000707C1" w:rsidRDefault="000707C1" w:rsidP="000707C1">
      <w:pPr>
        <w:numPr>
          <w:ilvl w:val="1"/>
          <w:numId w:val="5"/>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were least likely to access healthcare?</w:t>
      </w:r>
    </w:p>
    <w:p w14:paraId="1390E64B" w14:textId="77777777" w:rsidR="000707C1" w:rsidRDefault="000707C1" w:rsidP="000707C1">
      <w:pPr>
        <w:numPr>
          <w:ilvl w:val="1"/>
          <w:numId w:val="6"/>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changed the most during the pandemic?</w:t>
      </w:r>
    </w:p>
    <w:p w14:paraId="249ADC2F" w14:textId="1AC4CD71" w:rsidR="000707C1" w:rsidRPr="000707C1" w:rsidRDefault="000707C1" w:rsidP="000707C1">
      <w:pPr>
        <w:numPr>
          <w:ilvl w:val="1"/>
          <w:numId w:val="6"/>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How did these changes differ from changes in travel to other types of locations?</w:t>
      </w:r>
    </w:p>
    <w:p w14:paraId="762A441A" w14:textId="4E838E7C" w:rsidR="003B03EE" w:rsidRPr="00E84AEE" w:rsidRDefault="003B03EE" w:rsidP="003B03EE">
      <w:pPr>
        <w:spacing w:line="360" w:lineRule="auto"/>
        <w:jc w:val="both"/>
        <w:rPr>
          <w:rFonts w:ascii="Times New Roman" w:hAnsi="Times New Roman" w:cs="Times New Roman"/>
          <w:color w:val="F6F6F6"/>
          <w:sz w:val="24"/>
          <w:szCs w:val="24"/>
        </w:rPr>
      </w:pPr>
    </w:p>
    <w:p w14:paraId="27FDFA66" w14:textId="75A8BC73" w:rsidR="003B03EE" w:rsidRPr="00E84AEE" w:rsidRDefault="00E84AEE" w:rsidP="003B03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Figures:</w:t>
      </w:r>
    </w:p>
    <w:p w14:paraId="5983140A" w14:textId="5267077D" w:rsid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Interesting examples of specific months:</w:t>
      </w:r>
    </w:p>
    <w:p w14:paraId="23C271A5" w14:textId="372E452E"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 2020: Month after the start of the pandemic, reduced mobility to everywhere &amp; healthcare centers</w:t>
      </w:r>
    </w:p>
    <w:p w14:paraId="07F04D5C" w14:textId="52F4193A"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lastRenderedPageBreak/>
        <w:drawing>
          <wp:inline distT="0" distB="0" distL="0" distR="0" wp14:anchorId="37D88197" wp14:editId="3B0E6281">
            <wp:extent cx="5943600" cy="3302000"/>
            <wp:effectExtent l="0" t="0" r="0" b="0"/>
            <wp:docPr id="166959941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9410" name="Picture 4"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69C07D5" w14:textId="5FBB1C76"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2020: Healthcare visits up in some areas, general travel down</w:t>
      </w:r>
    </w:p>
    <w:p w14:paraId="481AA8D4" w14:textId="54F61D5E"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drawing>
          <wp:inline distT="0" distB="0" distL="0" distR="0" wp14:anchorId="38058DB8" wp14:editId="7EC73377">
            <wp:extent cx="5943600" cy="3302000"/>
            <wp:effectExtent l="0" t="0" r="0" b="0"/>
            <wp:docPr id="1651405823" name="Picture 6"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5823" name="Picture 6" descr="A screenshot of a computer generated imag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F94CCAB" w14:textId="77777777" w:rsidR="00E84AEE" w:rsidRPr="00E84AEE" w:rsidRDefault="00E84AEE" w:rsidP="00E84AEE">
      <w:pPr>
        <w:spacing w:line="360" w:lineRule="auto"/>
        <w:jc w:val="both"/>
        <w:rPr>
          <w:rFonts w:ascii="Times New Roman" w:hAnsi="Times New Roman" w:cs="Times New Roman"/>
          <w:color w:val="000000" w:themeColor="text1"/>
          <w:sz w:val="24"/>
          <w:szCs w:val="24"/>
        </w:rPr>
      </w:pPr>
    </w:p>
    <w:p w14:paraId="5C76C11A" w14:textId="77777777" w:rsidR="00E84AEE" w:rsidRDefault="00E84AEE" w:rsidP="003B03EE">
      <w:pPr>
        <w:spacing w:line="360" w:lineRule="auto"/>
        <w:jc w:val="both"/>
        <w:rPr>
          <w:rFonts w:ascii="Times New Roman" w:hAnsi="Times New Roman" w:cs="Times New Roman"/>
          <w:color w:val="4472C4" w:themeColor="accent1"/>
          <w:sz w:val="24"/>
          <w:szCs w:val="24"/>
        </w:rPr>
      </w:pPr>
    </w:p>
    <w:p w14:paraId="0BBD116A" w14:textId="785155E8" w:rsidR="003B03EE" w:rsidRDefault="00E84AEE"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Sept 2020: Continued pattern; general trips rose some, HF trips rose a in a lot of places</w:t>
      </w:r>
    </w:p>
    <w:p w14:paraId="438B6ACA" w14:textId="6F91D74D" w:rsidR="00E84AEE" w:rsidRPr="00E84AEE" w:rsidRDefault="00E84AEE" w:rsidP="00E84AEE">
      <w:pPr>
        <w:spacing w:line="360" w:lineRule="auto"/>
        <w:jc w:val="both"/>
        <w:rPr>
          <w:rFonts w:ascii="Times New Roman" w:hAnsi="Times New Roman" w:cs="Times New Roman"/>
          <w:sz w:val="24"/>
          <w:szCs w:val="24"/>
        </w:rPr>
      </w:pPr>
      <w:r w:rsidRPr="00E84AEE">
        <w:rPr>
          <w:rFonts w:ascii="Times New Roman" w:hAnsi="Times New Roman" w:cs="Times New Roman"/>
          <w:noProof/>
          <w:sz w:val="24"/>
          <w:szCs w:val="24"/>
        </w:rPr>
        <w:drawing>
          <wp:inline distT="0" distB="0" distL="0" distR="0" wp14:anchorId="13A53268" wp14:editId="63599572">
            <wp:extent cx="5943600" cy="3302000"/>
            <wp:effectExtent l="0" t="0" r="0" b="0"/>
            <wp:docPr id="524728803"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8803" name="Picture 8" descr="A screenshot of a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C3F442C" w14:textId="255754FF" w:rsidR="00E84A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Regression results:</w:t>
      </w:r>
    </w:p>
    <w:p w14:paraId="05E911C8" w14:textId="2D105FB6" w:rsidR="00F02356" w:rsidRDefault="00F02356" w:rsidP="003B03EE">
      <w:pPr>
        <w:spacing w:line="360" w:lineRule="auto"/>
        <w:jc w:val="both"/>
        <w:rPr>
          <w:rFonts w:ascii="Times New Roman" w:hAnsi="Times New Roman" w:cs="Times New Roman"/>
          <w:sz w:val="24"/>
          <w:szCs w:val="24"/>
        </w:rPr>
      </w:pPr>
      <w:r w:rsidRPr="00F02356">
        <w:rPr>
          <w:rFonts w:ascii="Times New Roman" w:hAnsi="Times New Roman" w:cs="Times New Roman"/>
          <w:noProof/>
          <w:sz w:val="24"/>
          <w:szCs w:val="24"/>
        </w:rPr>
        <w:drawing>
          <wp:inline distT="0" distB="0" distL="0" distR="0" wp14:anchorId="6834A44E" wp14:editId="695920DD">
            <wp:extent cx="5943600" cy="2354580"/>
            <wp:effectExtent l="0" t="0" r="0" b="7620"/>
            <wp:docPr id="1123078546"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78546" name="Picture 1" descr="A computer screen shot of a number&#10;&#10;AI-generated content may be incorrect."/>
                    <pic:cNvPicPr/>
                  </pic:nvPicPr>
                  <pic:blipFill>
                    <a:blip r:embed="rId8"/>
                    <a:stretch>
                      <a:fillRect/>
                    </a:stretch>
                  </pic:blipFill>
                  <pic:spPr>
                    <a:xfrm>
                      <a:off x="0" y="0"/>
                      <a:ext cx="5943600" cy="2354580"/>
                    </a:xfrm>
                    <a:prstGeom prst="rect">
                      <a:avLst/>
                    </a:prstGeom>
                  </pic:spPr>
                </pic:pic>
              </a:graphicData>
            </a:graphic>
          </wp:inline>
        </w:drawing>
      </w:r>
    </w:p>
    <w:p w14:paraId="23254F1F" w14:textId="2E906E94" w:rsidR="00F02356" w:rsidRPr="003B03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For healthcare facility trips, trips reduced in more urban areas</w:t>
      </w:r>
    </w:p>
    <w:p w14:paraId="3097D95D" w14:textId="66F32006" w:rsidR="003B03EE" w:rsidRDefault="00F02356">
      <w:r w:rsidRPr="00F02356">
        <w:rPr>
          <w:noProof/>
        </w:rPr>
        <w:lastRenderedPageBreak/>
        <w:drawing>
          <wp:inline distT="0" distB="0" distL="0" distR="0" wp14:anchorId="1820741A" wp14:editId="0D558201">
            <wp:extent cx="5943600" cy="2389505"/>
            <wp:effectExtent l="0" t="0" r="0" b="0"/>
            <wp:docPr id="87161188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1889" name="Picture 1" descr="A computer screen shot of a black screen&#10;&#10;AI-generated content may be incorrect."/>
                    <pic:cNvPicPr/>
                  </pic:nvPicPr>
                  <pic:blipFill>
                    <a:blip r:embed="rId9"/>
                    <a:stretch>
                      <a:fillRect/>
                    </a:stretch>
                  </pic:blipFill>
                  <pic:spPr>
                    <a:xfrm>
                      <a:off x="0" y="0"/>
                      <a:ext cx="5943600" cy="2389505"/>
                    </a:xfrm>
                    <a:prstGeom prst="rect">
                      <a:avLst/>
                    </a:prstGeom>
                  </pic:spPr>
                </pic:pic>
              </a:graphicData>
            </a:graphic>
          </wp:inline>
        </w:drawing>
      </w:r>
    </w:p>
    <w:p w14:paraId="6CB54196" w14:textId="2E470B12" w:rsidR="00F02356" w:rsidRDefault="00F02356">
      <w:r>
        <w:t>Meanwhile, for all trips, trips increased in more urban areas.</w:t>
      </w:r>
    </w:p>
    <w:p w14:paraId="06AE4377" w14:textId="23B85294" w:rsidR="00F02356" w:rsidRDefault="006148B0">
      <w:pPr>
        <w:rPr>
          <w:b/>
          <w:bCs/>
        </w:rPr>
      </w:pPr>
      <w:r>
        <w:rPr>
          <w:rFonts w:ascii="Arial" w:hAnsi="Arial" w:cs="Arial"/>
          <w:noProof/>
          <w:color w:val="000000"/>
          <w:bdr w:val="none" w:sz="0" w:space="0" w:color="auto" w:frame="1"/>
        </w:rPr>
        <w:drawing>
          <wp:inline distT="0" distB="0" distL="0" distR="0" wp14:anchorId="7144BB6C" wp14:editId="5404837F">
            <wp:extent cx="5734050" cy="4238625"/>
            <wp:effectExtent l="0" t="0" r="0" b="9525"/>
            <wp:docPr id="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62F83468" w14:textId="71005557" w:rsidR="006148B0" w:rsidRDefault="006148B0">
      <w:pPr>
        <w:rPr>
          <w:b/>
          <w:bCs/>
        </w:rPr>
      </w:pPr>
      <w:r>
        <w:rPr>
          <w:b/>
          <w:bCs/>
        </w:rPr>
        <w:t>Here’s how healthcare trips varied with other trip types.</w:t>
      </w:r>
    </w:p>
    <w:p w14:paraId="2F888C29" w14:textId="000E4E29" w:rsidR="006148B0" w:rsidRDefault="006148B0">
      <w:pPr>
        <w:rPr>
          <w:b/>
          <w:bCs/>
        </w:rPr>
      </w:pPr>
      <w:r>
        <w:rPr>
          <w:rFonts w:ascii="Arial" w:hAnsi="Arial" w:cs="Arial"/>
          <w:noProof/>
          <w:color w:val="000000"/>
          <w:bdr w:val="none" w:sz="0" w:space="0" w:color="auto" w:frame="1"/>
        </w:rPr>
        <w:lastRenderedPageBreak/>
        <w:drawing>
          <wp:inline distT="0" distB="0" distL="0" distR="0" wp14:anchorId="7FFB7D48" wp14:editId="468A7F4E">
            <wp:extent cx="5734050" cy="3019425"/>
            <wp:effectExtent l="0" t="0" r="0" b="9525"/>
            <wp:docPr id="307742301"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2301" name="Picture 1" descr="A graph showing a number of different colo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236D538C" w14:textId="044C72D3" w:rsidR="006148B0" w:rsidRDefault="006148B0">
      <w:pPr>
        <w:rPr>
          <w:b/>
          <w:bCs/>
        </w:rPr>
      </w:pPr>
      <w:r>
        <w:rPr>
          <w:rFonts w:ascii="Arial" w:hAnsi="Arial" w:cs="Arial"/>
          <w:b/>
          <w:bCs/>
          <w:noProof/>
          <w:color w:val="000000"/>
          <w:bdr w:val="none" w:sz="0" w:space="0" w:color="auto" w:frame="1"/>
        </w:rPr>
        <w:drawing>
          <wp:inline distT="0" distB="0" distL="0" distR="0" wp14:anchorId="11C3BF0A" wp14:editId="455770AD">
            <wp:extent cx="5734050" cy="3019425"/>
            <wp:effectExtent l="0" t="0" r="0" b="9525"/>
            <wp:docPr id="734363062" name="Picture 2"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63062" name="Picture 2" descr="A graph showing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6C30D38A" w14:textId="79296B5E" w:rsidR="006148B0" w:rsidRDefault="006148B0">
      <w:pPr>
        <w:rPr>
          <w:b/>
          <w:bCs/>
        </w:rPr>
      </w:pPr>
      <w:r>
        <w:rPr>
          <w:b/>
          <w:bCs/>
        </w:rPr>
        <w:t xml:space="preserve">Finally, a comparison of trips to healthcare facilities </w:t>
      </w:r>
      <w:r w:rsidR="002B38D7">
        <w:rPr>
          <w:b/>
          <w:bCs/>
        </w:rPr>
        <w:t>and all trips over time, stratified by urbanization. Notably, the healthcare trips didn’t vary much based on urbanization, but all trips did.</w:t>
      </w:r>
    </w:p>
    <w:p w14:paraId="5E1FD4D7" w14:textId="6839843E" w:rsidR="003B03EE" w:rsidRDefault="003B03EE" w:rsidP="00AE1F97">
      <w:pPr>
        <w:spacing w:line="276" w:lineRule="auto"/>
        <w:rPr>
          <w:rFonts w:ascii="Times New Roman" w:hAnsi="Times New Roman" w:cs="Times New Roman"/>
        </w:rPr>
      </w:pPr>
    </w:p>
    <w:p w14:paraId="01932ED8" w14:textId="0678D2AA" w:rsidR="00AE1F97" w:rsidRDefault="00AE1F97" w:rsidP="00AE1F97">
      <w:pPr>
        <w:spacing w:line="276" w:lineRule="auto"/>
        <w:rPr>
          <w:rFonts w:ascii="Times New Roman" w:hAnsi="Times New Roman" w:cs="Times New Roman"/>
        </w:rPr>
      </w:pPr>
    </w:p>
    <w:p w14:paraId="64366E17" w14:textId="172A65BF" w:rsidR="00AE1F97" w:rsidRDefault="00AE1F97" w:rsidP="00AE1F97">
      <w:pPr>
        <w:spacing w:line="276" w:lineRule="auto"/>
        <w:rPr>
          <w:rFonts w:ascii="Times New Roman" w:hAnsi="Times New Roman" w:cs="Times New Roman"/>
        </w:rPr>
      </w:pPr>
    </w:p>
    <w:p w14:paraId="508E0E80" w14:textId="74CF3497" w:rsidR="00AE1F97" w:rsidRDefault="00AE1F97" w:rsidP="00AE1F97">
      <w:pPr>
        <w:spacing w:line="276" w:lineRule="auto"/>
        <w:rPr>
          <w:rFonts w:ascii="Times New Roman" w:hAnsi="Times New Roman" w:cs="Times New Roman"/>
        </w:rPr>
      </w:pPr>
    </w:p>
    <w:p w14:paraId="7EB83BDB" w14:textId="494E4A6B" w:rsidR="00AE1F97" w:rsidRPr="00AE1F97" w:rsidRDefault="00AE1F97" w:rsidP="00AE1F97">
      <w:pPr>
        <w:spacing w:after="0" w:line="240" w:lineRule="auto"/>
        <w:rPr>
          <w:rFonts w:ascii="Times New Roman" w:eastAsia="Times New Roman" w:hAnsi="Times New Roman" w:cs="Times New Roman"/>
          <w:sz w:val="24"/>
          <w:szCs w:val="24"/>
        </w:rPr>
      </w:pPr>
    </w:p>
    <w:p w14:paraId="7CDD36B8" w14:textId="77777777" w:rsidR="00AE1F97" w:rsidRPr="00AE1F97" w:rsidRDefault="00AE1F97" w:rsidP="00386CA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AE1F97">
        <w:rPr>
          <w:rFonts w:ascii="Times New Roman" w:eastAsia="Times New Roman" w:hAnsi="Times New Roman" w:cs="Times New Roman"/>
          <w:b/>
          <w:bCs/>
          <w:kern w:val="36"/>
          <w:sz w:val="24"/>
          <w:szCs w:val="24"/>
        </w:rPr>
        <w:lastRenderedPageBreak/>
        <w:t>CHAPTER 1</w:t>
      </w:r>
    </w:p>
    <w:p w14:paraId="4D891BEA" w14:textId="77777777" w:rsidR="00AE1F97" w:rsidRPr="00AE1F97" w:rsidRDefault="00AE1F97" w:rsidP="00386CA2">
      <w:pPr>
        <w:spacing w:before="100" w:beforeAutospacing="1" w:after="100" w:afterAutospacing="1" w:line="360" w:lineRule="auto"/>
        <w:jc w:val="both"/>
        <w:rPr>
          <w:rFonts w:ascii="Times New Roman" w:eastAsia="Times New Roman" w:hAnsi="Times New Roman" w:cs="Times New Roman"/>
          <w:sz w:val="24"/>
          <w:szCs w:val="24"/>
        </w:rPr>
      </w:pPr>
      <w:r w:rsidRPr="00AE1F97">
        <w:rPr>
          <w:rFonts w:ascii="Times New Roman" w:eastAsia="Times New Roman" w:hAnsi="Times New Roman" w:cs="Times New Roman"/>
          <w:b/>
          <w:bCs/>
          <w:sz w:val="24"/>
          <w:szCs w:val="24"/>
        </w:rPr>
        <w:t>Introduction</w:t>
      </w:r>
    </w:p>
    <w:p w14:paraId="689FD00D" w14:textId="77777777" w:rsidR="00386CA2" w:rsidRPr="00386CA2" w:rsidRDefault="00386CA2" w:rsidP="00386CA2">
      <w:pPr>
        <w:pStyle w:val="NormalWeb"/>
        <w:spacing w:line="360" w:lineRule="auto"/>
        <w:jc w:val="both"/>
      </w:pPr>
      <w:bookmarkStart w:id="1" w:name="_Hlk209525321"/>
      <w:r w:rsidRPr="00386CA2">
        <w:t>Healthcare accessibility is a cornerstone of health equity and population well-being, shaping not only individual health outcomes but also the resilience of communities. It encompasses the physical availability of services as well as the ability of individuals to reach, afford, and effectively use them. Disparities in healthcare access are evident across the United States, but they are particularly pronounced in the Appalachian region. According to the Appalachian Regional Commission, Appalachia performed worse than the national average in 33 of 41 key health indicators, underscoring long-standing inequities in both health outcomes and healthcare delivery (1). Central Appalachia—spanning parts of West Virginia, Eastern Kentucky, Southwest Virginia, East Tennessee, and Western North Carolina—covers 29,773 square miles and is home to approximately 2 million residents (2). This region is defined by rugged terrain, dispersed populations, and entrenched socioeconomic challenges, all of which contribute to persistent barriers to care. Studies consistently show that residents of Appalachian counties experience higher prevalence of chronic diseases and mental health conditions compared to non-Appalachian populations, emphasizing the urgency of addressing these disparities (3).</w:t>
      </w:r>
    </w:p>
    <w:p w14:paraId="55FD834D" w14:textId="49151CBC" w:rsidR="00386CA2" w:rsidRPr="00386CA2" w:rsidRDefault="00386CA2" w:rsidP="00386CA2">
      <w:pPr>
        <w:pStyle w:val="NormalWeb"/>
        <w:spacing w:line="360" w:lineRule="auto"/>
        <w:jc w:val="both"/>
      </w:pPr>
      <w:bookmarkStart w:id="2" w:name="_Hlk209525397"/>
      <w:bookmarkEnd w:id="1"/>
      <w:commentRangeStart w:id="3"/>
      <w:r w:rsidRPr="00386CA2">
        <w:t xml:space="preserve">Healthcare access is shaped by a complex interplay of system-level characteristics, population demographics, and individual-level resources. </w:t>
      </w:r>
      <w:bookmarkEnd w:id="2"/>
      <w:commentRangeEnd w:id="3"/>
      <w:r w:rsidR="00C473AD">
        <w:rPr>
          <w:rStyle w:val="CommentReference"/>
          <w:rFonts w:asciiTheme="minorHAnsi" w:eastAsiaTheme="minorHAnsi" w:hAnsiTheme="minorHAnsi" w:cstheme="minorBidi"/>
        </w:rPr>
        <w:commentReference w:id="3"/>
      </w:r>
      <w:del w:id="4" w:author="Ruktanonchai, Nick" w:date="2025-09-23T13:14:00Z" w16du:dateUtc="2025-09-23T17:14:00Z">
        <w:r w:rsidRPr="00386CA2" w:rsidDel="00C473AD">
          <w:delText xml:space="preserve">Andersen’s Behavioral Model of Health Services Use highlights the role of predisposing factors (e.g., age, gender, race), enabling factors (e.g., income, insurance status, education, employment), and need-based factors (e.g., illness severity) in determining utilization (4). </w:delText>
        </w:r>
      </w:del>
      <w:bookmarkStart w:id="5" w:name="_Hlk209525401"/>
      <w:r w:rsidRPr="00386CA2">
        <w:t>In rural Appalachia, enabling factors such as limited insurance coverage, scarce transportation infrastructure, and shortages of healthcare providers present persistent obstacles. Even small disruptions, such as temporary clinic closures or lack of public transit, can significantly alter healthcare-seeking behavior and delay care. These conditions have made Appalachian communities disproportionately vulnerable to unmet health needs and adverse outcomes.</w:t>
      </w:r>
    </w:p>
    <w:p w14:paraId="79A2FD82" w14:textId="77777777" w:rsidR="00386CA2" w:rsidRPr="00386CA2" w:rsidRDefault="00386CA2" w:rsidP="00386CA2">
      <w:pPr>
        <w:pStyle w:val="NormalWeb"/>
        <w:spacing w:line="360" w:lineRule="auto"/>
        <w:jc w:val="both"/>
      </w:pPr>
      <w:bookmarkStart w:id="6" w:name="_Hlk209525329"/>
      <w:bookmarkEnd w:id="5"/>
      <w:r w:rsidRPr="00386CA2">
        <w:t xml:space="preserve">The COVID-19 pandemic introduced a profound disruption to healthcare access globally, altering patterns of healthcare delivery and utilization. Beginning in early 2020, restrictions on mobility, </w:t>
      </w:r>
      <w:r w:rsidRPr="00386CA2">
        <w:lastRenderedPageBreak/>
        <w:t xml:space="preserve">reallocation of healthcare resources to emergency care, and fear of viral transmission reshaped how individuals sought and received medical services. For regions like Central Appalachia, where healthcare access was already fragile, the pandemic further amplified existing inequities. Healthcare trips differ from other forms of mobility because they are less discretionary and often urgent, meaning that delays or avoidance can have serious downstream effects. This raises critical questions: How did healthcare utilization change before and during the pandemic in Central Appalachia? </w:t>
      </w:r>
      <w:commentRangeStart w:id="7"/>
      <w:r w:rsidRPr="00386CA2">
        <w:t>Did travel distances to healthcare facilities shift? Which geographic and socioeconomic groups were most affected? And how did these patterns differ from general travel to other destinations such as retail or workplaces?</w:t>
      </w:r>
      <w:commentRangeEnd w:id="7"/>
      <w:r w:rsidR="00C473AD">
        <w:rPr>
          <w:rStyle w:val="CommentReference"/>
          <w:rFonts w:asciiTheme="minorHAnsi" w:eastAsiaTheme="minorHAnsi" w:hAnsiTheme="minorHAnsi" w:cstheme="minorBidi"/>
        </w:rPr>
        <w:commentReference w:id="7"/>
      </w:r>
    </w:p>
    <w:p w14:paraId="7CE44A93" w14:textId="77777777" w:rsidR="00386CA2" w:rsidRPr="00386CA2" w:rsidRDefault="00386CA2" w:rsidP="00386CA2">
      <w:pPr>
        <w:pStyle w:val="NormalWeb"/>
        <w:spacing w:line="360" w:lineRule="auto"/>
        <w:jc w:val="both"/>
      </w:pPr>
      <w:bookmarkStart w:id="8" w:name="_Hlk209525338"/>
      <w:bookmarkEnd w:id="6"/>
      <w:r w:rsidRPr="00386CA2">
        <w:t>The consequences of reduced healthcare access extend well beyond immediate health outcomes. When individuals delay or forgo care, conditions that are otherwise preventable may progress to advanced stages, leading to costly hospitalizations, avoidable complications, and higher mortality rates. Economically, untreated or poorly managed health problems contribute to rising healthcare expenditures, reduced workforce productivity, and significant strain on families already facing financial hardship. During the pandemic, mobility analyses revealed that while general travel increased in urban areas, healthcare trips declined sharply in those same areas. This paradox illustrates that proximity to healthcare facilities does not guarantee access; rather, access is shaped by a combination of geographic, socioeconomic, and behavioral factors. These findings underscore how crises like the COVID-19 pandemic create compounding cycles of medical, economic, and social disadvantage, particularly for rural and underserved populations.</w:t>
      </w:r>
    </w:p>
    <w:bookmarkEnd w:id="8"/>
    <w:p w14:paraId="5D0DEE66" w14:textId="11439641" w:rsidR="00386CA2" w:rsidRPr="00386CA2" w:rsidDel="00C473AD" w:rsidRDefault="00386CA2" w:rsidP="00386CA2">
      <w:pPr>
        <w:pStyle w:val="NormalWeb"/>
        <w:spacing w:line="360" w:lineRule="auto"/>
        <w:jc w:val="both"/>
        <w:rPr>
          <w:del w:id="9" w:author="Ruktanonchai, Nick" w:date="2025-09-23T13:14:00Z" w16du:dateUtc="2025-09-23T17:14:00Z"/>
        </w:rPr>
      </w:pPr>
      <w:del w:id="10" w:author="Ruktanonchai, Nick" w:date="2025-09-23T13:14:00Z" w16du:dateUtc="2025-09-23T17:14:00Z">
        <w:r w:rsidRPr="00386CA2" w:rsidDel="00C473AD">
          <w:delText xml:space="preserve">National public health priorities, including those outlined in </w:delText>
        </w:r>
        <w:r w:rsidRPr="00386CA2" w:rsidDel="00C473AD">
          <w:rPr>
            <w:rStyle w:val="Emphasis"/>
          </w:rPr>
          <w:delText>Healthy People 2030</w:delText>
        </w:r>
        <w:r w:rsidRPr="00386CA2" w:rsidDel="00C473AD">
          <w:delText>, emphasize the importance of equitable access to care through expanded insurance coverage, increased use of preventive services, and strengthened primary care capacity. For rural regions such as Central Appalachia, ensuring continuity of care during public health emergencies is not only consistent with these goals but also essential for reducing inequities. By examining healthcare accessibility in this context, researchers and policymakers can derive valuable lessons for building healthcare systems that are more resilient, adaptable, and equitable.</w:delText>
        </w:r>
      </w:del>
    </w:p>
    <w:p w14:paraId="7A7FA8C6" w14:textId="77777777" w:rsidR="00386CA2" w:rsidRPr="00386CA2" w:rsidRDefault="00386CA2" w:rsidP="00386CA2">
      <w:pPr>
        <w:pStyle w:val="NormalWeb"/>
        <w:spacing w:line="360" w:lineRule="auto"/>
        <w:jc w:val="both"/>
      </w:pPr>
      <w:bookmarkStart w:id="11" w:name="_Hlk209525344"/>
      <w:r w:rsidRPr="00386CA2">
        <w:t xml:space="preserve">This study investigates </w:t>
      </w:r>
      <w:proofErr w:type="spellStart"/>
      <w:r w:rsidRPr="00386CA2">
        <w:t>spatio</w:t>
      </w:r>
      <w:proofErr w:type="spellEnd"/>
      <w:r w:rsidRPr="00386CA2">
        <w:t xml:space="preserve">-temporal patterns of healthcare accessibility in Virginia’s New River Valley (NRV) during the COVID-19 pandemic. Using </w:t>
      </w:r>
      <w:proofErr w:type="spellStart"/>
      <w:r w:rsidRPr="00386CA2">
        <w:t>SafeGraph</w:t>
      </w:r>
      <w:proofErr w:type="spellEnd"/>
      <w:r w:rsidRPr="00386CA2">
        <w:t xml:space="preserve"> mobility data combined with </w:t>
      </w:r>
      <w:r w:rsidRPr="00386CA2">
        <w:lastRenderedPageBreak/>
        <w:t>geospatial analysis, it examines changes in healthcare utilization relative to general mobility patterns, identifies geographic and socioeconomic characteristics of the populations most affected, and highlights disparities in travel burdens and access across rural and urban communities. By situating these findings within Andersen’s Behavioral Model and the Health Belief Model, the study links structural determinants of healthcare access with individual perceptions of risk, benefits, and barriers.</w:t>
      </w:r>
    </w:p>
    <w:bookmarkEnd w:id="11"/>
    <w:p w14:paraId="0E7ABF73" w14:textId="77777777" w:rsidR="00386CA2" w:rsidRPr="00386CA2" w:rsidRDefault="00386CA2" w:rsidP="00386CA2">
      <w:pPr>
        <w:pStyle w:val="NormalWeb"/>
        <w:spacing w:line="360" w:lineRule="auto"/>
        <w:jc w:val="both"/>
      </w:pPr>
      <w:r w:rsidRPr="00386CA2">
        <w:t>The significance of this research lies in its ability to provide both conceptual and practical insights. Conceptually, it extends global literature on spatial inequities in healthcare by documenting how accessibility fluctuates under crisis conditions in rural U.S. contexts. Practically, it generates evidence that can inform targeted interventions such as expanded telehealth, transportation support, and resource allocation to high-burden communities. More broadly, the findings can guide preparedness planning for future crises, contributing to national efforts to achieve health equity and strengthen healthcare system resilience. Ultimately, this research demonstrates that understanding healthcare access requires not only examining how it varies under routine conditions but also how it shifts in response to extraordinary events, offering critical lessons for promoting equity in underserved regions.</w:t>
      </w:r>
    </w:p>
    <w:p w14:paraId="4C217ADE" w14:textId="7BD67E75" w:rsidR="00AE1F97" w:rsidRDefault="00AE1F97" w:rsidP="00AE1F97">
      <w:pPr>
        <w:spacing w:line="276" w:lineRule="auto"/>
        <w:rPr>
          <w:rFonts w:ascii="Times New Roman" w:hAnsi="Times New Roman" w:cs="Times New Roman"/>
          <w:b/>
          <w:bCs/>
        </w:rPr>
      </w:pPr>
    </w:p>
    <w:p w14:paraId="6EBE4616" w14:textId="1493B64D" w:rsidR="00B128CC" w:rsidRDefault="00B128CC" w:rsidP="00AE1F97">
      <w:pPr>
        <w:spacing w:line="276" w:lineRule="auto"/>
        <w:rPr>
          <w:rFonts w:ascii="Times New Roman" w:hAnsi="Times New Roman" w:cs="Times New Roman"/>
          <w:b/>
          <w:bCs/>
        </w:rPr>
      </w:pPr>
    </w:p>
    <w:p w14:paraId="0AE4FC9C" w14:textId="77777777" w:rsidR="00B128CC" w:rsidRDefault="00B128CC" w:rsidP="00B128CC">
      <w:pPr>
        <w:rPr>
          <w:b/>
          <w:bCs/>
        </w:rPr>
      </w:pPr>
    </w:p>
    <w:p w14:paraId="0D4C05B1" w14:textId="0BC11F93" w:rsidR="00B128CC" w:rsidRPr="003B03EE" w:rsidRDefault="00B128CC" w:rsidP="00B128CC">
      <w:pPr>
        <w:rPr>
          <w:b/>
          <w:bCs/>
        </w:rPr>
      </w:pPr>
      <w:r w:rsidRPr="003B03EE">
        <w:rPr>
          <w:b/>
          <w:bCs/>
        </w:rPr>
        <w:t>References:</w:t>
      </w:r>
    </w:p>
    <w:p w14:paraId="38830DED"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rPr>
        <w:t xml:space="preserve">Marshall JF, Thomas L, Lane NM, et al. Health Disparities in Appalachia [Internet]. Appalachian Regional Commission; 2017. [cited 2021 July 7]. Available from: </w:t>
      </w:r>
      <w:hyperlink r:id="rId17" w:history="1">
        <w:r w:rsidRPr="003B03EE">
          <w:rPr>
            <w:rStyle w:val="Hyperlink"/>
            <w:rFonts w:ascii="Times New Roman" w:hAnsi="Times New Roman" w:cs="Times New Roman"/>
          </w:rPr>
          <w:t>https://www.arc.gov/report/health-disparities-inappalachia/</w:t>
        </w:r>
      </w:hyperlink>
    </w:p>
    <w:p w14:paraId="16BA1788" w14:textId="77777777" w:rsidR="00B128CC" w:rsidRPr="003B03EE" w:rsidRDefault="00B128CC" w:rsidP="00B128CC">
      <w:pPr>
        <w:pStyle w:val="ListParagraph"/>
        <w:numPr>
          <w:ilvl w:val="0"/>
          <w:numId w:val="1"/>
        </w:numPr>
        <w:spacing w:line="276" w:lineRule="auto"/>
        <w:rPr>
          <w:rFonts w:ascii="Times New Roman" w:hAnsi="Times New Roman" w:cs="Times New Roman"/>
        </w:rPr>
      </w:pPr>
      <w:hyperlink r:id="rId18" w:history="1">
        <w:r w:rsidRPr="003B03EE">
          <w:rPr>
            <w:rStyle w:val="Hyperlink"/>
            <w:rFonts w:ascii="Times New Roman" w:hAnsi="Times New Roman" w:cs="Times New Roman"/>
          </w:rPr>
          <w:t>https://www.thestayproject.net/about-central-appalachia</w:t>
        </w:r>
      </w:hyperlink>
    </w:p>
    <w:p w14:paraId="7C2569CF"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Morrone, M., Cronin, C. E., Schuller, K., &amp; Nicks, S. E. (2021). Access to health care in Appalachia: perception and reality. </w:t>
      </w:r>
      <w:r w:rsidRPr="003B03EE">
        <w:rPr>
          <w:rFonts w:ascii="Times New Roman" w:hAnsi="Times New Roman" w:cs="Times New Roman"/>
          <w:i/>
          <w:iCs/>
          <w:color w:val="222222"/>
          <w:shd w:val="clear" w:color="auto" w:fill="FFFFFF"/>
        </w:rPr>
        <w:t>Journal of Appalachian health</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3</w:t>
      </w:r>
      <w:r w:rsidRPr="003B03EE">
        <w:rPr>
          <w:rFonts w:ascii="Times New Roman" w:hAnsi="Times New Roman" w:cs="Times New Roman"/>
          <w:color w:val="222222"/>
          <w:shd w:val="clear" w:color="auto" w:fill="FFFFFF"/>
        </w:rPr>
        <w:t>(4), 123.</w:t>
      </w:r>
    </w:p>
    <w:p w14:paraId="42592D40"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Andersen, R. M., Yu, H., Wyn, R., Davidson, P. L., Brown, E. R., &amp; Teleki, S. (2002). Access to medical care for low-income persons: how do communities make a difference? </w:t>
      </w:r>
      <w:r w:rsidRPr="003B03EE">
        <w:rPr>
          <w:rFonts w:ascii="Times New Roman" w:hAnsi="Times New Roman" w:cs="Times New Roman"/>
          <w:i/>
          <w:iCs/>
          <w:color w:val="222222"/>
          <w:shd w:val="clear" w:color="auto" w:fill="FFFFFF"/>
        </w:rPr>
        <w:t>Medical care research and review</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59</w:t>
      </w:r>
      <w:r w:rsidRPr="003B03EE">
        <w:rPr>
          <w:rFonts w:ascii="Times New Roman" w:hAnsi="Times New Roman" w:cs="Times New Roman"/>
          <w:color w:val="222222"/>
          <w:shd w:val="clear" w:color="auto" w:fill="FFFFFF"/>
        </w:rPr>
        <w:t>(4), 384-411.</w:t>
      </w:r>
    </w:p>
    <w:p w14:paraId="01C568A4" w14:textId="77777777" w:rsidR="00B128CC" w:rsidRPr="00AE1F97" w:rsidRDefault="00B128CC" w:rsidP="00AE1F97">
      <w:pPr>
        <w:spacing w:line="276" w:lineRule="auto"/>
        <w:rPr>
          <w:rFonts w:ascii="Times New Roman" w:hAnsi="Times New Roman" w:cs="Times New Roman"/>
          <w:b/>
          <w:bCs/>
        </w:rPr>
      </w:pPr>
    </w:p>
    <w:sectPr w:rsidR="00B128CC" w:rsidRPr="00AE1F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Ruktanonchai, Nick" w:date="2025-09-23T13:14:00Z" w:initials="NR">
    <w:p w14:paraId="4B270C71" w14:textId="77777777" w:rsidR="00C473AD" w:rsidRDefault="00C473AD" w:rsidP="00C473AD">
      <w:pPr>
        <w:pStyle w:val="CommentText"/>
      </w:pPr>
      <w:r>
        <w:rPr>
          <w:rStyle w:val="CommentReference"/>
        </w:rPr>
        <w:annotationRef/>
      </w:r>
      <w:r>
        <w:t>Add a line here about how access is low generally in rural areas (with citation)</w:t>
      </w:r>
    </w:p>
  </w:comment>
  <w:comment w:id="7" w:author="Ruktanonchai, Nick" w:date="2025-09-23T13:14:00Z" w:initials="NR">
    <w:p w14:paraId="4342E548" w14:textId="77777777" w:rsidR="00C473AD" w:rsidRDefault="00C473AD" w:rsidP="00C473AD">
      <w:pPr>
        <w:pStyle w:val="CommentText"/>
      </w:pPr>
      <w:r>
        <w:rPr>
          <w:rStyle w:val="CommentReference"/>
        </w:rPr>
        <w:annotationRef/>
      </w:r>
      <w:r>
        <w:t>Add a paragraph after this about how healthcare access can change during many events, such as hurricanes and earthquakes (you should be able to find some citations for this from Haiti and Nepal, and I am sure there are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270C71" w15:done="0"/>
  <w15:commentEx w15:paraId="4342E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103759" w16cex:dateUtc="2025-09-23T17:14:00Z"/>
  <w16cex:commentExtensible w16cex:durableId="0B791DA4" w16cex:dateUtc="2025-09-23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270C71" w16cid:durableId="2A103759"/>
  <w16cid:commentId w16cid:paraId="4342E548" w16cid:durableId="0B791DA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15374"/>
    <w:multiLevelType w:val="multilevel"/>
    <w:tmpl w:val="8B32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61362"/>
    <w:multiLevelType w:val="multilevel"/>
    <w:tmpl w:val="A9C0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D5389"/>
    <w:multiLevelType w:val="hybridMultilevel"/>
    <w:tmpl w:val="5EA0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665591">
    <w:abstractNumId w:val="2"/>
  </w:num>
  <w:num w:numId="2" w16cid:durableId="626936815">
    <w:abstractNumId w:val="1"/>
  </w:num>
  <w:num w:numId="3" w16cid:durableId="397090446">
    <w:abstractNumId w:val="1"/>
  </w:num>
  <w:num w:numId="4" w16cid:durableId="1135099453">
    <w:abstractNumId w:val="1"/>
  </w:num>
  <w:num w:numId="5" w16cid:durableId="1990161081">
    <w:abstractNumId w:val="1"/>
  </w:num>
  <w:num w:numId="6" w16cid:durableId="661810836">
    <w:abstractNumId w:val="1"/>
  </w:num>
  <w:num w:numId="7" w16cid:durableId="2714008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uktanonchai, Nick">
    <w15:presenceInfo w15:providerId="AD" w15:userId="S::nrukt00@vt.edu::72ac4699-81a0-498e-97a1-e19f78163e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03"/>
    <w:rsid w:val="000707C1"/>
    <w:rsid w:val="000807CD"/>
    <w:rsid w:val="002B38D7"/>
    <w:rsid w:val="00386CA2"/>
    <w:rsid w:val="003B03EE"/>
    <w:rsid w:val="00451F4B"/>
    <w:rsid w:val="0049025E"/>
    <w:rsid w:val="00516203"/>
    <w:rsid w:val="005F7B5D"/>
    <w:rsid w:val="006148B0"/>
    <w:rsid w:val="006D4B09"/>
    <w:rsid w:val="008260DE"/>
    <w:rsid w:val="008D388F"/>
    <w:rsid w:val="009046CD"/>
    <w:rsid w:val="00AE1F97"/>
    <w:rsid w:val="00B128CC"/>
    <w:rsid w:val="00B2229C"/>
    <w:rsid w:val="00B31328"/>
    <w:rsid w:val="00C473AD"/>
    <w:rsid w:val="00E84AEE"/>
    <w:rsid w:val="00E91278"/>
    <w:rsid w:val="00F0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B61F"/>
  <w15:chartTrackingRefBased/>
  <w15:docId w15:val="{371B2FAE-3B61-42CF-A872-B4AF6AA6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E1F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162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6203"/>
    <w:rPr>
      <w:i/>
      <w:iCs/>
      <w:color w:val="4472C4" w:themeColor="accent1"/>
    </w:rPr>
  </w:style>
  <w:style w:type="paragraph" w:styleId="ListParagraph">
    <w:name w:val="List Paragraph"/>
    <w:basedOn w:val="Normal"/>
    <w:uiPriority w:val="34"/>
    <w:qFormat/>
    <w:rsid w:val="00516203"/>
    <w:pPr>
      <w:ind w:left="720"/>
      <w:contextualSpacing/>
    </w:pPr>
  </w:style>
  <w:style w:type="character" w:styleId="Hyperlink">
    <w:name w:val="Hyperlink"/>
    <w:basedOn w:val="DefaultParagraphFont"/>
    <w:uiPriority w:val="99"/>
    <w:unhideWhenUsed/>
    <w:rsid w:val="00516203"/>
    <w:rPr>
      <w:color w:val="0563C1" w:themeColor="hyperlink"/>
      <w:u w:val="single"/>
    </w:rPr>
  </w:style>
  <w:style w:type="character" w:styleId="UnresolvedMention">
    <w:name w:val="Unresolved Mention"/>
    <w:basedOn w:val="DefaultParagraphFont"/>
    <w:uiPriority w:val="99"/>
    <w:semiHidden/>
    <w:unhideWhenUsed/>
    <w:rsid w:val="00516203"/>
    <w:rPr>
      <w:color w:val="605E5C"/>
      <w:shd w:val="clear" w:color="auto" w:fill="E1DFDD"/>
    </w:rPr>
  </w:style>
  <w:style w:type="paragraph" w:styleId="NormalWeb">
    <w:name w:val="Normal (Web)"/>
    <w:basedOn w:val="Normal"/>
    <w:uiPriority w:val="99"/>
    <w:semiHidden/>
    <w:unhideWhenUsed/>
    <w:rsid w:val="00070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1F9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E1F97"/>
    <w:rPr>
      <w:rFonts w:ascii="Times New Roman" w:eastAsia="Times New Roman" w:hAnsi="Times New Roman" w:cs="Times New Roman"/>
      <w:b/>
      <w:bCs/>
      <w:sz w:val="27"/>
      <w:szCs w:val="27"/>
    </w:rPr>
  </w:style>
  <w:style w:type="character" w:styleId="Strong">
    <w:name w:val="Strong"/>
    <w:basedOn w:val="DefaultParagraphFont"/>
    <w:uiPriority w:val="22"/>
    <w:qFormat/>
    <w:rsid w:val="00AE1F97"/>
    <w:rPr>
      <w:b/>
      <w:bCs/>
    </w:rPr>
  </w:style>
  <w:style w:type="character" w:styleId="Emphasis">
    <w:name w:val="Emphasis"/>
    <w:basedOn w:val="DefaultParagraphFont"/>
    <w:uiPriority w:val="20"/>
    <w:qFormat/>
    <w:rsid w:val="00AE1F97"/>
    <w:rPr>
      <w:i/>
      <w:iCs/>
    </w:rPr>
  </w:style>
  <w:style w:type="paragraph" w:styleId="Revision">
    <w:name w:val="Revision"/>
    <w:hidden/>
    <w:uiPriority w:val="99"/>
    <w:semiHidden/>
    <w:rsid w:val="00C473AD"/>
    <w:pPr>
      <w:spacing w:after="0" w:line="240" w:lineRule="auto"/>
    </w:pPr>
  </w:style>
  <w:style w:type="character" w:styleId="CommentReference">
    <w:name w:val="annotation reference"/>
    <w:basedOn w:val="DefaultParagraphFont"/>
    <w:uiPriority w:val="99"/>
    <w:semiHidden/>
    <w:unhideWhenUsed/>
    <w:rsid w:val="00C473AD"/>
    <w:rPr>
      <w:sz w:val="16"/>
      <w:szCs w:val="16"/>
    </w:rPr>
  </w:style>
  <w:style w:type="paragraph" w:styleId="CommentText">
    <w:name w:val="annotation text"/>
    <w:basedOn w:val="Normal"/>
    <w:link w:val="CommentTextChar"/>
    <w:uiPriority w:val="99"/>
    <w:unhideWhenUsed/>
    <w:rsid w:val="00C473AD"/>
    <w:pPr>
      <w:spacing w:line="240" w:lineRule="auto"/>
    </w:pPr>
    <w:rPr>
      <w:sz w:val="20"/>
      <w:szCs w:val="20"/>
    </w:rPr>
  </w:style>
  <w:style w:type="character" w:customStyle="1" w:styleId="CommentTextChar">
    <w:name w:val="Comment Text Char"/>
    <w:basedOn w:val="DefaultParagraphFont"/>
    <w:link w:val="CommentText"/>
    <w:uiPriority w:val="99"/>
    <w:rsid w:val="00C473AD"/>
    <w:rPr>
      <w:sz w:val="20"/>
      <w:szCs w:val="20"/>
    </w:rPr>
  </w:style>
  <w:style w:type="paragraph" w:styleId="CommentSubject">
    <w:name w:val="annotation subject"/>
    <w:basedOn w:val="CommentText"/>
    <w:next w:val="CommentText"/>
    <w:link w:val="CommentSubjectChar"/>
    <w:uiPriority w:val="99"/>
    <w:semiHidden/>
    <w:unhideWhenUsed/>
    <w:rsid w:val="00C473AD"/>
    <w:rPr>
      <w:b/>
      <w:bCs/>
    </w:rPr>
  </w:style>
  <w:style w:type="character" w:customStyle="1" w:styleId="CommentSubjectChar">
    <w:name w:val="Comment Subject Char"/>
    <w:basedOn w:val="CommentTextChar"/>
    <w:link w:val="CommentSubject"/>
    <w:uiPriority w:val="99"/>
    <w:semiHidden/>
    <w:rsid w:val="00C473A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582234">
      <w:bodyDiv w:val="1"/>
      <w:marLeft w:val="0"/>
      <w:marRight w:val="0"/>
      <w:marTop w:val="0"/>
      <w:marBottom w:val="0"/>
      <w:divBdr>
        <w:top w:val="none" w:sz="0" w:space="0" w:color="auto"/>
        <w:left w:val="none" w:sz="0" w:space="0" w:color="auto"/>
        <w:bottom w:val="none" w:sz="0" w:space="0" w:color="auto"/>
        <w:right w:val="none" w:sz="0" w:space="0" w:color="auto"/>
      </w:divBdr>
    </w:div>
    <w:div w:id="955064421">
      <w:bodyDiv w:val="1"/>
      <w:marLeft w:val="0"/>
      <w:marRight w:val="0"/>
      <w:marTop w:val="0"/>
      <w:marBottom w:val="0"/>
      <w:divBdr>
        <w:top w:val="none" w:sz="0" w:space="0" w:color="auto"/>
        <w:left w:val="none" w:sz="0" w:space="0" w:color="auto"/>
        <w:bottom w:val="none" w:sz="0" w:space="0" w:color="auto"/>
        <w:right w:val="none" w:sz="0" w:space="0" w:color="auto"/>
      </w:divBdr>
    </w:div>
    <w:div w:id="1230265723">
      <w:bodyDiv w:val="1"/>
      <w:marLeft w:val="0"/>
      <w:marRight w:val="0"/>
      <w:marTop w:val="0"/>
      <w:marBottom w:val="0"/>
      <w:divBdr>
        <w:top w:val="none" w:sz="0" w:space="0" w:color="auto"/>
        <w:left w:val="none" w:sz="0" w:space="0" w:color="auto"/>
        <w:bottom w:val="none" w:sz="0" w:space="0" w:color="auto"/>
        <w:right w:val="none" w:sz="0" w:space="0" w:color="auto"/>
      </w:divBdr>
    </w:div>
    <w:div w:id="204675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hyperlink" Target="https://www.thestayproject.net/about-central-appalachi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rc.gov/report/health-disparities-inappalachia/" TargetMode="External"/><Relationship Id="rId2" Type="http://schemas.openxmlformats.org/officeDocument/2006/relationships/styles" Target="styles.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6/09/relationships/commentsIds" Target="commentsIds.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7577</TotalTime>
  <Pages>8</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Syeda Nahid</dc:creator>
  <cp:keywords/>
  <dc:description/>
  <cp:lastModifiedBy>Ruktanonchai, Nick</cp:lastModifiedBy>
  <cp:revision>7</cp:revision>
  <dcterms:created xsi:type="dcterms:W3CDTF">2024-10-09T01:55:00Z</dcterms:created>
  <dcterms:modified xsi:type="dcterms:W3CDTF">2025-09-23T17:22:00Z</dcterms:modified>
</cp:coreProperties>
</file>